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Draft</w:t>
      </w:r>
    </w:p>
    <w:p>
      <w:commentRangeStart w:id="0"/>
      <w:r>
        <w:t xml:space="preserve">This document was prepared as a fixture for officeAI.</w:t>
      </w:r>
      <w:commentRangeEnd w:id="0"/>
      <w:r>
        <w:commentReference w:id="0"/>
      </w:r>
    </w:p>
    <w:p>
      <w:r>
        <w:t xml:space="preserve">It also contains a </w:t>
      </w:r>
      <w:ins w:id="1" w:author="Reviewer A" w:date="2026-04-17T10:05:00Z">
        <w:r>
          <w:t xml:space="preserve">tracked insertion</w:t>
        </w:r>
      </w:ins>
      <w:r>
        <w:t xml:space="preserve"> and a </w:t>
      </w:r>
      <w:del w:id="2" w:author="Reviewer A" w:date="2026-04-17T10:06:00Z">
        <w:r>
          <w:delText xml:space="preserve">deleted phrase</w:delText>
        </w:r>
      </w:del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RA" w:author="Reviewer A" w:date="2026-04-17T10:00:00.000Z">
    <w:p>
      <w:r>
        <w:t xml:space="preserve">Tighten this opening sentence.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2026-04-17T19:43:50.713Z</dcterms:created>
  <dcterms:modified xsi:type="dcterms:W3CDTF">2026-04-17T19:43:50.713Z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